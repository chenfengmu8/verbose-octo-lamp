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123" w:name="_Toc242179515"/>
    <w:bookmarkStart w:id="124" w:name="_Toc242179574"/>
    <w:bookmarkStart w:id="125" w:name="_Toc242179777"/>
    <w:p w14:paraId="46EFA7C5" w14:textId="52B849BC" w:rsidR="005227BC" w:rsidRPr="007C03E8" w:rsidRDefault="005227BC" w:rsidP="006E4011">
      <w:pPr>
        <w:snapToGrid w:val="0"/>
        <w:spacing w:line="240" w:lineRule="atLeast"/>
        <w:ind w:leftChars="900" w:left="2160" w:rightChars="900" w:right="2160"/>
        <w:jc w:val="center"/>
        <w:outlineLvl w:val="0"/>
        <w:rPr>
          <w:rFonts w:eastAsia="標楷體"/>
          <w:b/>
          <w:color w:val="000000" w:themeColor="text1"/>
          <w:spacing w:val="20"/>
          <w:sz w:val="40"/>
        </w:rPr>
      </w:pPr>
      <w:r w:rsidRPr="00390359">
        <w:rPr>
          <w:rFonts w:eastAsia="標楷體"/>
          <w:noProof/>
          <w:color w:val="000000" w:themeColor="text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19CC2F0" wp14:editId="763A1382">
                <wp:simplePos x="0" y="0"/>
                <wp:positionH relativeFrom="margin">
                  <wp:posOffset>5684520</wp:posOffset>
                </wp:positionH>
                <wp:positionV relativeFrom="paragraph">
                  <wp:posOffset>0</wp:posOffset>
                </wp:positionV>
                <wp:extent cx="718185" cy="285750"/>
                <wp:effectExtent l="0" t="0" r="24765" b="19050"/>
                <wp:wrapTight wrapText="bothSides">
                  <wp:wrapPolygon edited="0">
                    <wp:start x="0" y="0"/>
                    <wp:lineTo x="0" y="21600"/>
                    <wp:lineTo x="21772" y="21600"/>
                    <wp:lineTo x="21772" y="0"/>
                    <wp:lineTo x="0" y="0"/>
                  </wp:wrapPolygon>
                </wp:wrapTight>
                <wp:docPr id="24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prstDash/>
                        </a:ln>
                      </wps:spPr>
                      <wps:txbx>
                        <w:txbxContent>
                          <w:p w14:paraId="0B5080B8" w14:textId="77777777" w:rsidR="00F55324" w:rsidRPr="00D711A5" w:rsidRDefault="00F55324" w:rsidP="00B23C0D">
                            <w:pPr>
                              <w:spacing w:afterLines="50" w:after="120"/>
                            </w:pPr>
                            <w:r w:rsidRPr="00D711A5">
                              <w:t>附</w:t>
                            </w:r>
                            <w:r w:rsidRPr="00D711A5">
                              <w:rPr>
                                <w:rFonts w:hint="eastAsia"/>
                              </w:rPr>
                              <w:t>表</w:t>
                            </w:r>
                            <w:r w:rsidRPr="00D711A5">
                              <w:rPr>
                                <w:rFonts w:hint="eastAsia"/>
                              </w:rPr>
                              <w:t>1</w:t>
                            </w:r>
                            <w:r w:rsidRPr="00D711A5">
                              <w:t>4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C2F0" id="_x0000_s1087" type="#_x0000_t202" style="position:absolute;left:0;text-align:left;margin-left:447.6pt;margin-top:0;width:56.55pt;height:22.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" strokecolor="black [3213]" strokeweight="1pt">
                <v:textbox>
                  <w:txbxContent>
                    <w:p w14:paraId="0B5080B8" w14:textId="77777777" w:rsidR="00F55324" w:rsidRPr="00D711A5" w:rsidRDefault="00F55324" w:rsidP="00B23C0D">
                      <w:pPr>
                        <w:spacing w:afterLines="50" w:after="120"/>
                      </w:pPr>
                      <w:r w:rsidRPr="00D711A5">
                        <w:t>附</w:t>
                      </w:r>
                      <w:r w:rsidRPr="00D711A5">
                        <w:rPr>
                          <w:rFonts w:hint="eastAsia"/>
                        </w:rPr>
                        <w:t>表</w:t>
                      </w:r>
                      <w:r w:rsidRPr="00D711A5">
                        <w:rPr>
                          <w:rFonts w:hint="eastAsia"/>
                        </w:rPr>
                        <w:t>1</w:t>
                      </w:r>
                      <w:r w:rsidRPr="00D711A5">
                        <w:t>4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7C03E8">
        <w:rPr>
          <w:rFonts w:eastAsia="標楷體" w:hint="eastAsia"/>
          <w:b/>
          <w:color w:val="000000" w:themeColor="text1"/>
          <w:spacing w:val="20"/>
          <w:sz w:val="40"/>
        </w:rPr>
        <w:t>承攬商職業安全衛生管理人員設置報備申請書</w:t>
      </w:r>
      <w:bookmarkEnd w:id="123"/>
      <w:bookmarkEnd w:id="124"/>
      <w:bookmarkEnd w:id="125"/>
    </w:p>
    <w:p w14:paraId="73040455" w14:textId="66DD01B9" w:rsidR="005227BC" w:rsidRPr="007C03E8" w:rsidRDefault="005227BC" w:rsidP="005227BC">
      <w:pPr>
        <w:wordWrap w:val="0"/>
        <w:jc w:val="right"/>
        <w:rPr>
          <w:rFonts w:eastAsia="標楷體"/>
          <w:b/>
          <w:color w:val="000000" w:themeColor="text1"/>
          <w:sz w:val="26"/>
        </w:rPr>
      </w:pPr>
      <w:r w:rsidRPr="007C03E8">
        <w:rPr>
          <w:rFonts w:eastAsia="標楷體" w:hint="eastAsia"/>
          <w:b/>
          <w:color w:val="000000" w:themeColor="text1"/>
          <w:sz w:val="26"/>
        </w:rPr>
        <w:t>申請日期：</w:t>
      </w:r>
      <w:r w:rsidRPr="007C03E8">
        <w:rPr>
          <w:rFonts w:eastAsia="標楷體"/>
          <w:b/>
          <w:color w:val="000000" w:themeColor="text1"/>
          <w:sz w:val="26"/>
        </w:rPr>
        <w:t xml:space="preserve">    </w:t>
      </w:r>
      <w:r w:rsidRPr="007C03E8">
        <w:rPr>
          <w:rFonts w:eastAsia="標楷體" w:hint="eastAsia"/>
          <w:b/>
          <w:color w:val="000000" w:themeColor="text1"/>
          <w:sz w:val="26"/>
        </w:rPr>
        <w:t>年</w:t>
      </w:r>
      <w:r w:rsidRPr="007C03E8">
        <w:rPr>
          <w:rFonts w:eastAsia="標楷體"/>
          <w:b/>
          <w:color w:val="000000" w:themeColor="text1"/>
          <w:sz w:val="26"/>
        </w:rPr>
        <w:t xml:space="preserve">    </w:t>
      </w:r>
      <w:r w:rsidRPr="007C03E8">
        <w:rPr>
          <w:rFonts w:eastAsia="標楷體" w:hint="eastAsia"/>
          <w:b/>
          <w:color w:val="000000" w:themeColor="text1"/>
          <w:sz w:val="26"/>
        </w:rPr>
        <w:t>月</w:t>
      </w:r>
      <w:r w:rsidRPr="007C03E8">
        <w:rPr>
          <w:rFonts w:eastAsia="標楷體"/>
          <w:b/>
          <w:color w:val="000000" w:themeColor="text1"/>
          <w:sz w:val="26"/>
        </w:rPr>
        <w:t xml:space="preserve">    </w:t>
      </w:r>
      <w:r w:rsidRPr="007C03E8">
        <w:rPr>
          <w:rFonts w:eastAsia="標楷體" w:hint="eastAsia"/>
          <w:b/>
          <w:color w:val="000000" w:themeColor="text1"/>
          <w:sz w:val="26"/>
        </w:rPr>
        <w:t>日</w:t>
      </w:r>
    </w:p>
    <w:tbl>
      <w:tblPr>
        <w:tblW w:w="1003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673"/>
        <w:gridCol w:w="2410"/>
        <w:gridCol w:w="1450"/>
        <w:gridCol w:w="251"/>
        <w:gridCol w:w="567"/>
        <w:gridCol w:w="1511"/>
        <w:gridCol w:w="737"/>
        <w:gridCol w:w="1418"/>
      </w:tblGrid>
      <w:tr w:rsidR="0006090F" w:rsidRPr="007C03E8" w14:paraId="39910E1B" w14:textId="77777777" w:rsidTr="00D423F5">
        <w:trPr>
          <w:trHeight w:val="780"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C4EF0F" w14:textId="77777777" w:rsidR="0006090F" w:rsidRPr="00390359" w:rsidRDefault="0006090F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事業單</w:t>
            </w:r>
          </w:p>
          <w:p w14:paraId="21140D69" w14:textId="77777777" w:rsidR="0006090F" w:rsidRPr="00390359" w:rsidRDefault="0006090F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位名稱</w:t>
            </w:r>
          </w:p>
        </w:tc>
        <w:tc>
          <w:tcPr>
            <w:tcW w:w="308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9532B65" w14:textId="77777777" w:rsidR="0006090F" w:rsidRPr="00390359" w:rsidRDefault="0006090F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6EB22AA" w14:textId="215AFBC7" w:rsidR="0006090F" w:rsidRPr="00390359" w:rsidRDefault="0006090F" w:rsidP="009216FE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FF0000"/>
                <w:sz w:val="28"/>
              </w:rPr>
              <w:t>雇主</w:t>
            </w:r>
          </w:p>
        </w:tc>
        <w:tc>
          <w:tcPr>
            <w:tcW w:w="81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2F923D" w14:textId="0C842002" w:rsidR="0006090F" w:rsidRPr="00390359" w:rsidRDefault="0006090F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FF0000"/>
                <w:sz w:val="28"/>
              </w:rPr>
              <w:t>姓名</w:t>
            </w:r>
          </w:p>
        </w:tc>
        <w:tc>
          <w:tcPr>
            <w:tcW w:w="15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09DF9D" w14:textId="77777777" w:rsidR="0006090F" w:rsidRPr="00390359" w:rsidRDefault="0006090F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CD45F62" w14:textId="77777777" w:rsidR="0006090F" w:rsidRPr="00390359" w:rsidRDefault="0006090F" w:rsidP="00102546">
            <w:pPr>
              <w:jc w:val="both"/>
              <w:rPr>
                <w:rFonts w:eastAsia="標楷體"/>
                <w:color w:val="FF0000"/>
                <w:sz w:val="28"/>
              </w:rPr>
            </w:pPr>
            <w:r w:rsidRPr="00390359">
              <w:rPr>
                <w:rFonts w:eastAsia="標楷體" w:hint="eastAsia"/>
                <w:color w:val="FF0000"/>
                <w:sz w:val="28"/>
              </w:rPr>
              <w:t>電話</w:t>
            </w:r>
          </w:p>
          <w:p w14:paraId="3A5BF8CF" w14:textId="77777777" w:rsidR="0006090F" w:rsidRPr="00390359" w:rsidRDefault="0006090F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FF0000"/>
                <w:sz w:val="28"/>
              </w:rPr>
              <w:t>號碼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564FE9A" w14:textId="77777777" w:rsidR="0006090F" w:rsidRPr="00390359" w:rsidRDefault="0006090F" w:rsidP="00102546">
            <w:pPr>
              <w:spacing w:after="120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  <w:p w14:paraId="3E885F3E" w14:textId="77777777" w:rsidR="0006090F" w:rsidRPr="00390359" w:rsidRDefault="0006090F" w:rsidP="00102546">
            <w:pPr>
              <w:spacing w:after="120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50871FBF" w14:textId="77777777" w:rsidTr="00B23C0D">
        <w:trPr>
          <w:trHeight w:hRule="exact" w:val="398"/>
        </w:trPr>
        <w:tc>
          <w:tcPr>
            <w:tcW w:w="102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826325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事業單</w:t>
            </w:r>
          </w:p>
          <w:p w14:paraId="79226605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位地址</w:t>
            </w:r>
          </w:p>
        </w:tc>
        <w:tc>
          <w:tcPr>
            <w:tcW w:w="308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B0B704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4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9132B22" w14:textId="77777777" w:rsidR="001118A7" w:rsidRPr="00390359" w:rsidRDefault="001118A7" w:rsidP="001118A7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工地負責人</w:t>
            </w:r>
          </w:p>
          <w:p w14:paraId="280A035E" w14:textId="32EBFD07" w:rsidR="00102546" w:rsidRPr="00390359" w:rsidRDefault="001118A7" w:rsidP="001118A7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□兼關鍵人</w:t>
            </w:r>
          </w:p>
        </w:tc>
        <w:tc>
          <w:tcPr>
            <w:tcW w:w="81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2FFB73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姓名</w:t>
            </w:r>
          </w:p>
        </w:tc>
        <w:tc>
          <w:tcPr>
            <w:tcW w:w="15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CE3D81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73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D1A1F5B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雇用</w:t>
            </w:r>
          </w:p>
          <w:p w14:paraId="2E31C752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人數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B8566D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  <w:p w14:paraId="28D871EF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</w:tc>
      </w:tr>
      <w:tr w:rsidR="00B56DA7" w:rsidRPr="007C03E8" w14:paraId="0519B1A2" w14:textId="77777777" w:rsidTr="00B23C0D">
        <w:trPr>
          <w:trHeight w:hRule="exact" w:val="432"/>
        </w:trPr>
        <w:tc>
          <w:tcPr>
            <w:tcW w:w="102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1C1EE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3083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98859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4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0BAB6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81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7C609" w14:textId="63DF5B18" w:rsidR="00102546" w:rsidRPr="00390359" w:rsidRDefault="001118A7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電話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153316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5E1CE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47DC4" w14:textId="77777777" w:rsidR="00102546" w:rsidRPr="00390359" w:rsidRDefault="00102546" w:rsidP="00102546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60C57354" w14:textId="77777777" w:rsidTr="00102546">
        <w:trPr>
          <w:cantSplit/>
          <w:trHeight w:val="20"/>
        </w:trPr>
        <w:tc>
          <w:tcPr>
            <w:tcW w:w="1020" w:type="dxa"/>
            <w:vMerge w:val="restart"/>
            <w:vAlign w:val="center"/>
          </w:tcPr>
          <w:p w14:paraId="63A71B97" w14:textId="31D13124" w:rsidR="00102546" w:rsidRPr="00390359" w:rsidRDefault="00102546" w:rsidP="00144C0F">
            <w:pPr>
              <w:spacing w:after="60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FF0000"/>
                <w:sz w:val="28"/>
              </w:rPr>
              <w:t>職業安全衛生管理人員</w:t>
            </w:r>
          </w:p>
        </w:tc>
        <w:tc>
          <w:tcPr>
            <w:tcW w:w="673" w:type="dxa"/>
            <w:vAlign w:val="center"/>
          </w:tcPr>
          <w:p w14:paraId="1CDA5131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名稱</w:t>
            </w:r>
          </w:p>
        </w:tc>
        <w:tc>
          <w:tcPr>
            <w:tcW w:w="4111" w:type="dxa"/>
            <w:gridSpan w:val="3"/>
            <w:vAlign w:val="center"/>
          </w:tcPr>
          <w:p w14:paraId="7E697666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4233" w:type="dxa"/>
            <w:gridSpan w:val="4"/>
            <w:vMerge w:val="restart"/>
            <w:vAlign w:val="center"/>
          </w:tcPr>
          <w:p w14:paraId="2EF030B3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證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  <w:p w14:paraId="4F89106D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訓練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日期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  <w:p w14:paraId="584817CA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複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8"/>
              </w:rPr>
              <w:t>訓日期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</w:tc>
      </w:tr>
      <w:tr w:rsidR="00B56DA7" w:rsidRPr="007C03E8" w14:paraId="7EBE65E5" w14:textId="77777777" w:rsidTr="001118A7">
        <w:trPr>
          <w:cantSplit/>
          <w:trHeight w:val="20"/>
        </w:trPr>
        <w:tc>
          <w:tcPr>
            <w:tcW w:w="1020" w:type="dxa"/>
            <w:vMerge/>
            <w:vAlign w:val="center"/>
          </w:tcPr>
          <w:p w14:paraId="11E63A48" w14:textId="77777777" w:rsidR="00102546" w:rsidRPr="00390359" w:rsidRDefault="00102546" w:rsidP="00144C0F">
            <w:pPr>
              <w:spacing w:after="60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vAlign w:val="center"/>
          </w:tcPr>
          <w:p w14:paraId="48568AB0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姓名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3B13540F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6F8CA048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性別：男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sym w:font="Webdings" w:char="F063"/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  <w:p w14:paraId="00EDEC63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女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sym w:font="Webdings" w:char="F063"/>
            </w:r>
          </w:p>
        </w:tc>
        <w:tc>
          <w:tcPr>
            <w:tcW w:w="4233" w:type="dxa"/>
            <w:gridSpan w:val="4"/>
            <w:vMerge/>
            <w:vAlign w:val="center"/>
          </w:tcPr>
          <w:p w14:paraId="429239C0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363CDDE0" w14:textId="77777777" w:rsidTr="001118A7">
        <w:trPr>
          <w:cantSplit/>
          <w:trHeight w:val="20"/>
        </w:trPr>
        <w:tc>
          <w:tcPr>
            <w:tcW w:w="1020" w:type="dxa"/>
            <w:vMerge/>
            <w:vAlign w:val="center"/>
          </w:tcPr>
          <w:p w14:paraId="6958041D" w14:textId="77777777" w:rsidR="00102546" w:rsidRPr="00390359" w:rsidRDefault="00102546" w:rsidP="00144C0F">
            <w:pPr>
              <w:spacing w:after="60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vAlign w:val="center"/>
          </w:tcPr>
          <w:p w14:paraId="70A2CB89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電話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30674267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46B382C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4233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20569FCA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52B1258A" w14:textId="77777777" w:rsidTr="00102546">
        <w:trPr>
          <w:cantSplit/>
          <w:trHeight w:val="20"/>
        </w:trPr>
        <w:tc>
          <w:tcPr>
            <w:tcW w:w="1020" w:type="dxa"/>
            <w:vMerge/>
            <w:vAlign w:val="center"/>
          </w:tcPr>
          <w:p w14:paraId="5818BDE1" w14:textId="77777777" w:rsidR="00102546" w:rsidRPr="00390359" w:rsidRDefault="00102546" w:rsidP="00144C0F">
            <w:pPr>
              <w:spacing w:after="60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vAlign w:val="center"/>
          </w:tcPr>
          <w:p w14:paraId="483942F8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名稱</w:t>
            </w:r>
          </w:p>
        </w:tc>
        <w:tc>
          <w:tcPr>
            <w:tcW w:w="4111" w:type="dxa"/>
            <w:gridSpan w:val="3"/>
            <w:vAlign w:val="center"/>
          </w:tcPr>
          <w:p w14:paraId="57CB02F4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4233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223D22D5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證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  <w:p w14:paraId="1E6E1734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訓練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日期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  <w:p w14:paraId="007CE6DC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複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8"/>
              </w:rPr>
              <w:t>訓日期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</w:tc>
      </w:tr>
      <w:tr w:rsidR="00B56DA7" w:rsidRPr="007C03E8" w14:paraId="74B81026" w14:textId="77777777" w:rsidTr="001118A7">
        <w:trPr>
          <w:cantSplit/>
          <w:trHeight w:val="20"/>
        </w:trPr>
        <w:tc>
          <w:tcPr>
            <w:tcW w:w="1020" w:type="dxa"/>
            <w:vMerge/>
          </w:tcPr>
          <w:p w14:paraId="70FA11FF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vAlign w:val="center"/>
          </w:tcPr>
          <w:p w14:paraId="44915A66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姓名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745D126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701" w:type="dxa"/>
            <w:gridSpan w:val="2"/>
            <w:vMerge w:val="restart"/>
            <w:vAlign w:val="center"/>
          </w:tcPr>
          <w:p w14:paraId="6C756D54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性別：男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sym w:font="Webdings" w:char="F063"/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  <w:p w14:paraId="6FF01724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女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sym w:font="Webdings" w:char="F063"/>
            </w:r>
          </w:p>
        </w:tc>
        <w:tc>
          <w:tcPr>
            <w:tcW w:w="4233" w:type="dxa"/>
            <w:gridSpan w:val="4"/>
            <w:vMerge/>
            <w:vAlign w:val="center"/>
          </w:tcPr>
          <w:p w14:paraId="68B4A202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77B3B545" w14:textId="77777777" w:rsidTr="001118A7">
        <w:trPr>
          <w:cantSplit/>
          <w:trHeight w:val="20"/>
        </w:trPr>
        <w:tc>
          <w:tcPr>
            <w:tcW w:w="1020" w:type="dxa"/>
            <w:vMerge/>
          </w:tcPr>
          <w:p w14:paraId="54507172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D1521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電話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07059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4A2EC9C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4233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195BF431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26F706F8" w14:textId="77777777" w:rsidTr="00102546">
        <w:trPr>
          <w:cantSplit/>
          <w:trHeight w:val="20"/>
        </w:trPr>
        <w:tc>
          <w:tcPr>
            <w:tcW w:w="1020" w:type="dxa"/>
            <w:vMerge/>
          </w:tcPr>
          <w:p w14:paraId="443DFE1E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AAE07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名稱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02EFF3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4233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48BC19F7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證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  <w:p w14:paraId="733CE6A7" w14:textId="77777777" w:rsidR="00102546" w:rsidRPr="00390359" w:rsidRDefault="00102546" w:rsidP="00144C0F">
            <w:pPr>
              <w:spacing w:beforeLines="35" w:before="84" w:line="2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訓練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日期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  <w:p w14:paraId="02699147" w14:textId="77777777" w:rsidR="00102546" w:rsidRPr="00390359" w:rsidRDefault="00102546" w:rsidP="00144C0F">
            <w:pPr>
              <w:spacing w:beforeLines="35" w:before="84"/>
              <w:jc w:val="both"/>
              <w:rPr>
                <w:rFonts w:eastAsia="標楷體"/>
                <w:color w:val="000000" w:themeColor="text1"/>
                <w:sz w:val="28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複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8"/>
              </w:rPr>
              <w:t>訓日期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</w:p>
        </w:tc>
      </w:tr>
      <w:tr w:rsidR="00B56DA7" w:rsidRPr="007C03E8" w14:paraId="56DB5F93" w14:textId="77777777" w:rsidTr="001118A7">
        <w:trPr>
          <w:cantSplit/>
          <w:trHeight w:val="20"/>
        </w:trPr>
        <w:tc>
          <w:tcPr>
            <w:tcW w:w="1020" w:type="dxa"/>
            <w:vMerge/>
          </w:tcPr>
          <w:p w14:paraId="6DD31815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4FD31E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姓名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2F88B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E5D3C0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性別：男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sym w:font="Webdings" w:char="F063"/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</w:p>
          <w:p w14:paraId="65F92BC3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女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sym w:font="Webdings" w:char="F063"/>
            </w:r>
          </w:p>
        </w:tc>
        <w:tc>
          <w:tcPr>
            <w:tcW w:w="4233" w:type="dxa"/>
            <w:gridSpan w:val="4"/>
            <w:vMerge/>
            <w:vAlign w:val="center"/>
          </w:tcPr>
          <w:p w14:paraId="2310CED4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  <w:tr w:rsidR="00B56DA7" w:rsidRPr="007C03E8" w14:paraId="24F535C5" w14:textId="77777777" w:rsidTr="001118A7">
        <w:trPr>
          <w:cantSplit/>
          <w:trHeight w:val="283"/>
        </w:trPr>
        <w:tc>
          <w:tcPr>
            <w:tcW w:w="1020" w:type="dxa"/>
            <w:vMerge/>
          </w:tcPr>
          <w:p w14:paraId="38EE6BF6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673" w:type="dxa"/>
            <w:tcBorders>
              <w:top w:val="single" w:sz="4" w:space="0" w:color="auto"/>
            </w:tcBorders>
            <w:vAlign w:val="center"/>
          </w:tcPr>
          <w:p w14:paraId="2DB082E0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b/>
                <w:color w:val="000000" w:themeColor="text1"/>
                <w:sz w:val="28"/>
              </w:rPr>
              <w:t>電話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99A24A" w14:textId="77777777" w:rsidR="00102546" w:rsidRPr="00390359" w:rsidRDefault="00102546" w:rsidP="00144C0F">
            <w:pPr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BF3E5B3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4233" w:type="dxa"/>
            <w:gridSpan w:val="4"/>
            <w:vMerge/>
            <w:vAlign w:val="center"/>
          </w:tcPr>
          <w:p w14:paraId="26BFBE53" w14:textId="77777777" w:rsidR="00102546" w:rsidRPr="00390359" w:rsidRDefault="00102546" w:rsidP="00144C0F">
            <w:pPr>
              <w:spacing w:line="240" w:lineRule="exact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</w:p>
        </w:tc>
      </w:tr>
      <w:tr w:rsidR="00B56DA7" w:rsidRPr="007C03E8" w14:paraId="559B393A" w14:textId="77777777" w:rsidTr="0006090F">
        <w:trPr>
          <w:cantSplit/>
          <w:trHeight w:hRule="exact" w:val="3096"/>
        </w:trPr>
        <w:tc>
          <w:tcPr>
            <w:tcW w:w="1020" w:type="dxa"/>
            <w:vAlign w:val="center"/>
          </w:tcPr>
          <w:p w14:paraId="6E1C8235" w14:textId="3F943488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FF0000"/>
                <w:sz w:val="28"/>
              </w:rPr>
              <w:t>本工程相關作業主管及</w:t>
            </w:r>
            <w:r w:rsidR="0006090F" w:rsidRPr="003566B6">
              <w:rPr>
                <w:rFonts w:eastAsia="標楷體" w:hint="eastAsia"/>
                <w:color w:val="FF0000"/>
                <w:sz w:val="28"/>
              </w:rPr>
              <w:t>證照</w:t>
            </w:r>
          </w:p>
        </w:tc>
        <w:tc>
          <w:tcPr>
            <w:tcW w:w="9017" w:type="dxa"/>
            <w:gridSpan w:val="8"/>
            <w:vAlign w:val="center"/>
          </w:tcPr>
          <w:p w14:paraId="56BC1B92" w14:textId="5BB0EAE1" w:rsidR="00102546" w:rsidRPr="00390359" w:rsidRDefault="00102546" w:rsidP="00144C0F">
            <w:pPr>
              <w:jc w:val="both"/>
              <w:rPr>
                <w:rFonts w:eastAsia="標楷體"/>
                <w:color w:val="FF0000"/>
              </w:rPr>
            </w:pPr>
            <w:r w:rsidRPr="00390359">
              <w:rPr>
                <w:rFonts w:eastAsia="標楷體" w:hint="eastAsia"/>
                <w:color w:val="FF0000"/>
              </w:rPr>
              <w:t>□局限空間作業</w:t>
            </w:r>
            <w:r w:rsidR="0006090F" w:rsidRPr="003566B6">
              <w:rPr>
                <w:rFonts w:eastAsia="標楷體" w:hint="eastAsia"/>
                <w:color w:val="FF0000"/>
              </w:rPr>
              <w:t>(</w:t>
            </w:r>
            <w:r w:rsidR="0006090F" w:rsidRPr="003566B6">
              <w:rPr>
                <w:rFonts w:eastAsia="標楷體" w:hint="eastAsia"/>
                <w:color w:val="FF0000"/>
              </w:rPr>
              <w:t>缺氧</w:t>
            </w:r>
            <w:r w:rsidR="0006090F" w:rsidRPr="003566B6">
              <w:rPr>
                <w:rFonts w:eastAsia="標楷體" w:hint="eastAsia"/>
                <w:color w:val="FF0000"/>
              </w:rPr>
              <w:t>)</w:t>
            </w:r>
            <w:r w:rsidR="003566B6" w:rsidRPr="003566B6">
              <w:rPr>
                <w:rFonts w:eastAsia="標楷體" w:hint="eastAsia"/>
                <w:color w:val="FF0000"/>
              </w:rPr>
              <w:t xml:space="preserve"> </w:t>
            </w:r>
            <w:r w:rsidRPr="00390359">
              <w:rPr>
                <w:rFonts w:eastAsia="標楷體" w:hint="eastAsia"/>
                <w:color w:val="FF0000"/>
              </w:rPr>
              <w:t>□起重吊掛作業</w:t>
            </w:r>
            <w:r w:rsidR="003566B6" w:rsidRPr="003566B6">
              <w:rPr>
                <w:rFonts w:eastAsia="標楷體" w:hint="eastAsia"/>
                <w:color w:val="FF0000"/>
              </w:rPr>
              <w:t>□特殊作業</w:t>
            </w:r>
            <w:r w:rsidR="003566B6" w:rsidRPr="003566B6">
              <w:rPr>
                <w:rFonts w:eastAsia="標楷體" w:hint="eastAsia"/>
                <w:color w:val="FF0000"/>
              </w:rPr>
              <w:t>(</w:t>
            </w:r>
            <w:r w:rsidR="003566B6" w:rsidRPr="003566B6">
              <w:rPr>
                <w:rFonts w:eastAsia="標楷體" w:hint="eastAsia"/>
                <w:color w:val="FF0000"/>
              </w:rPr>
              <w:t>高空工作車、堆高機、潛水等</w:t>
            </w:r>
            <w:r w:rsidR="003566B6" w:rsidRPr="003566B6">
              <w:rPr>
                <w:rFonts w:eastAsia="標楷體" w:hint="eastAsia"/>
                <w:color w:val="FF0000"/>
              </w:rPr>
              <w:t>)</w:t>
            </w:r>
          </w:p>
          <w:p w14:paraId="3153A6DC" w14:textId="24C5FBCC" w:rsidR="003566B6" w:rsidRPr="003566B6" w:rsidRDefault="00102546" w:rsidP="00144C0F">
            <w:pPr>
              <w:jc w:val="both"/>
              <w:rPr>
                <w:rFonts w:eastAsia="標楷體"/>
                <w:color w:val="FF0000"/>
              </w:rPr>
            </w:pPr>
            <w:r w:rsidRPr="00390359">
              <w:rPr>
                <w:rFonts w:eastAsia="標楷體" w:hint="eastAsia"/>
                <w:color w:val="FF0000"/>
              </w:rPr>
              <w:t>□有害</w:t>
            </w:r>
            <w:r w:rsidR="0006090F" w:rsidRPr="003566B6">
              <w:rPr>
                <w:rFonts w:eastAsia="標楷體" w:hint="eastAsia"/>
                <w:color w:val="FF0000"/>
              </w:rPr>
              <w:t>作業</w:t>
            </w:r>
            <w:r w:rsidRPr="00390359">
              <w:rPr>
                <w:rFonts w:eastAsia="標楷體"/>
                <w:color w:val="FF0000"/>
              </w:rPr>
              <w:t>(</w:t>
            </w:r>
            <w:r w:rsidRPr="00390359">
              <w:rPr>
                <w:rFonts w:eastAsia="標楷體" w:hint="eastAsia"/>
                <w:color w:val="FF0000"/>
              </w:rPr>
              <w:t>有機、特化、粉塵</w:t>
            </w:r>
            <w:ins w:id="126" w:author="郁敏 許" w:date="2026-10-06T15:59:00Z">
              <w:r w:rsidR="001A015F">
                <w:rPr>
                  <w:rFonts w:eastAsia="標楷體" w:hint="eastAsia"/>
                  <w:color w:val="FF0000"/>
                </w:rPr>
                <w:t>)</w:t>
              </w:r>
            </w:ins>
            <w:r w:rsidR="0006090F" w:rsidRPr="003566B6">
              <w:rPr>
                <w:rFonts w:eastAsia="標楷體" w:hint="eastAsia"/>
                <w:color w:val="FF0000"/>
              </w:rPr>
              <w:t>□營造作業</w:t>
            </w:r>
            <w:r w:rsidR="0006090F" w:rsidRPr="003566B6">
              <w:rPr>
                <w:rFonts w:eastAsia="標楷體" w:hint="eastAsia"/>
                <w:color w:val="FF0000"/>
              </w:rPr>
              <w:t>(</w:t>
            </w:r>
            <w:r w:rsidR="0006090F" w:rsidRPr="003566B6">
              <w:rPr>
                <w:rFonts w:eastAsia="標楷體" w:hint="eastAsia"/>
                <w:color w:val="FF0000"/>
              </w:rPr>
              <w:t>施工架、鋼構、屋頂等</w:t>
            </w:r>
            <w:r w:rsidR="0006090F" w:rsidRPr="003566B6">
              <w:rPr>
                <w:rFonts w:eastAsia="標楷體" w:hint="eastAsia"/>
                <w:color w:val="FF0000"/>
              </w:rPr>
              <w:t>)</w:t>
            </w:r>
            <w:r w:rsidRPr="00390359">
              <w:rPr>
                <w:rFonts w:eastAsia="標楷體"/>
                <w:color w:val="FF0000"/>
              </w:rPr>
              <w:t xml:space="preserve">  </w:t>
            </w:r>
            <w:r w:rsidR="0006090F" w:rsidRPr="003566B6">
              <w:rPr>
                <w:rFonts w:eastAsia="標楷體" w:hint="eastAsia"/>
                <w:color w:val="FF0000"/>
              </w:rPr>
              <w:t>□急救人員</w:t>
            </w:r>
          </w:p>
          <w:p w14:paraId="097A94AC" w14:textId="7C5A5AA0" w:rsidR="00102546" w:rsidRPr="00390359" w:rsidRDefault="00102546" w:rsidP="00144C0F">
            <w:pPr>
              <w:jc w:val="both"/>
              <w:rPr>
                <w:rFonts w:eastAsia="標楷體"/>
                <w:color w:val="FF0000"/>
              </w:rPr>
            </w:pPr>
            <w:r w:rsidRPr="00390359">
              <w:rPr>
                <w:rFonts w:eastAsia="標楷體" w:hint="eastAsia"/>
                <w:color w:val="FF0000"/>
              </w:rPr>
              <w:t>□其他</w:t>
            </w:r>
            <w:r w:rsidRPr="00390359">
              <w:rPr>
                <w:rFonts w:eastAsia="標楷體"/>
                <w:color w:val="FF0000"/>
              </w:rPr>
              <w:t>____________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789"/>
              <w:gridCol w:w="1789"/>
              <w:gridCol w:w="2200"/>
              <w:gridCol w:w="1583"/>
              <w:gridCol w:w="1584"/>
            </w:tblGrid>
            <w:tr w:rsidR="00B56DA7" w:rsidRPr="007C03E8" w14:paraId="52626576" w14:textId="77777777" w:rsidTr="001118A7">
              <w:trPr>
                <w:trHeight w:val="372"/>
              </w:trPr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A63BCA" w14:textId="77777777" w:rsidR="00102546" w:rsidRPr="00390359" w:rsidRDefault="00102546" w:rsidP="001118A7">
                  <w:pPr>
                    <w:jc w:val="center"/>
                    <w:rPr>
                      <w:rFonts w:eastAsia="標楷體"/>
                      <w:color w:val="000000" w:themeColor="text1"/>
                      <w:sz w:val="28"/>
                    </w:rPr>
                  </w:pPr>
                  <w:r w:rsidRPr="00390359">
                    <w:rPr>
                      <w:rFonts w:eastAsia="標楷體" w:hint="eastAsia"/>
                      <w:color w:val="000000" w:themeColor="text1"/>
                      <w:sz w:val="28"/>
                    </w:rPr>
                    <w:t>作業主管</w:t>
                  </w:r>
                </w:p>
              </w:tc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A507BCB" w14:textId="77777777" w:rsidR="00102546" w:rsidRPr="00390359" w:rsidRDefault="00102546" w:rsidP="001118A7">
                  <w:pPr>
                    <w:jc w:val="center"/>
                    <w:rPr>
                      <w:rFonts w:eastAsia="標楷體"/>
                      <w:color w:val="000000" w:themeColor="text1"/>
                      <w:sz w:val="28"/>
                    </w:rPr>
                  </w:pPr>
                  <w:r w:rsidRPr="00390359">
                    <w:rPr>
                      <w:rFonts w:eastAsia="標楷體" w:hint="eastAsia"/>
                      <w:color w:val="000000" w:themeColor="text1"/>
                      <w:sz w:val="28"/>
                    </w:rPr>
                    <w:t>姓名</w:t>
                  </w: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CA9D231" w14:textId="77777777" w:rsidR="00102546" w:rsidRPr="00390359" w:rsidRDefault="00102546" w:rsidP="001118A7">
                  <w:pPr>
                    <w:jc w:val="center"/>
                    <w:rPr>
                      <w:rFonts w:eastAsia="標楷體"/>
                      <w:color w:val="000000" w:themeColor="text1"/>
                      <w:sz w:val="28"/>
                    </w:rPr>
                  </w:pPr>
                  <w:r w:rsidRPr="00390359">
                    <w:rPr>
                      <w:rFonts w:eastAsia="標楷體" w:hint="eastAsia"/>
                      <w:color w:val="000000" w:themeColor="text1"/>
                      <w:sz w:val="28"/>
                    </w:rPr>
                    <w:t>證號</w:t>
                  </w:r>
                </w:p>
              </w:tc>
              <w:tc>
                <w:tcPr>
                  <w:tcW w:w="1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F18B87" w14:textId="2089CC8D" w:rsidR="00102546" w:rsidRPr="00390359" w:rsidRDefault="00102546" w:rsidP="001118A7">
                  <w:pPr>
                    <w:spacing w:line="240" w:lineRule="exact"/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</w:rPr>
                  </w:pPr>
                  <w:r w:rsidRPr="00390359">
                    <w:rPr>
                      <w:rFonts w:eastAsia="標楷體" w:hint="eastAsia"/>
                      <w:b/>
                      <w:color w:val="000000" w:themeColor="text1"/>
                      <w:sz w:val="28"/>
                    </w:rPr>
                    <w:t>訓練</w:t>
                  </w:r>
                  <w:r w:rsidRPr="00390359">
                    <w:rPr>
                      <w:rFonts w:eastAsia="標楷體" w:hint="eastAsia"/>
                      <w:color w:val="000000" w:themeColor="text1"/>
                      <w:sz w:val="28"/>
                    </w:rPr>
                    <w:t>日期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8278D6" w14:textId="77777777" w:rsidR="00102546" w:rsidRPr="00390359" w:rsidRDefault="00102546" w:rsidP="00144C0F">
                  <w:pPr>
                    <w:jc w:val="center"/>
                    <w:rPr>
                      <w:rFonts w:eastAsia="標楷體"/>
                      <w:color w:val="000000" w:themeColor="text1"/>
                      <w:sz w:val="28"/>
                    </w:rPr>
                  </w:pPr>
                  <w:proofErr w:type="gramStart"/>
                  <w:r w:rsidRPr="00390359">
                    <w:rPr>
                      <w:rFonts w:eastAsia="標楷體" w:hint="eastAsia"/>
                      <w:color w:val="000000" w:themeColor="text1"/>
                      <w:sz w:val="28"/>
                    </w:rPr>
                    <w:t>複</w:t>
                  </w:r>
                  <w:proofErr w:type="gramEnd"/>
                  <w:r w:rsidRPr="00390359">
                    <w:rPr>
                      <w:rFonts w:eastAsia="標楷體" w:hint="eastAsia"/>
                      <w:color w:val="000000" w:themeColor="text1"/>
                      <w:sz w:val="28"/>
                    </w:rPr>
                    <w:t>訓日期</w:t>
                  </w:r>
                </w:p>
              </w:tc>
            </w:tr>
            <w:tr w:rsidR="00B56DA7" w:rsidRPr="007C03E8" w14:paraId="142E33B5" w14:textId="77777777" w:rsidTr="00144C0F">
              <w:trPr>
                <w:trHeight w:val="372"/>
              </w:trPr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DB30CB" w14:textId="77777777" w:rsidR="00102546" w:rsidRPr="00390359" w:rsidRDefault="00102546" w:rsidP="00144C0F">
                  <w:pPr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EB95D1" w14:textId="77777777" w:rsidR="00102546" w:rsidRPr="00390359" w:rsidRDefault="00102546" w:rsidP="00144C0F">
                  <w:pPr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DF4400" w14:textId="77777777" w:rsidR="00102546" w:rsidRPr="00390359" w:rsidRDefault="00102546" w:rsidP="00144C0F">
                  <w:pPr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407C01" w14:textId="77777777" w:rsidR="00102546" w:rsidRPr="00390359" w:rsidRDefault="00102546" w:rsidP="00144C0F">
                  <w:pPr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E2218F" w14:textId="77777777" w:rsidR="00102546" w:rsidRPr="00390359" w:rsidRDefault="00102546" w:rsidP="00144C0F">
                  <w:pPr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</w:rPr>
                  </w:pPr>
                </w:p>
              </w:tc>
            </w:tr>
            <w:tr w:rsidR="00B56DA7" w:rsidRPr="007C03E8" w14:paraId="52B2BCC1" w14:textId="77777777" w:rsidTr="00144C0F">
              <w:trPr>
                <w:trHeight w:val="372"/>
              </w:trPr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82688A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F16267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58F551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C7ED7B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EE6559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</w:tr>
            <w:tr w:rsidR="00B56DA7" w:rsidRPr="007C03E8" w14:paraId="78B5FA79" w14:textId="77777777" w:rsidTr="00144C0F">
              <w:trPr>
                <w:trHeight w:val="372"/>
              </w:trPr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002583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ABCD8F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F9BEEB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1DFA49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17B636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</w:tr>
            <w:tr w:rsidR="00B56DA7" w:rsidRPr="007C03E8" w14:paraId="17CE6E5E" w14:textId="77777777" w:rsidTr="00144C0F">
              <w:trPr>
                <w:trHeight w:val="372"/>
              </w:trPr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56F162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773F81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CBF7EE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F3248D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CE0CD0" w14:textId="77777777" w:rsidR="00102546" w:rsidRPr="00390359" w:rsidRDefault="00102546" w:rsidP="00144C0F">
                  <w:pPr>
                    <w:jc w:val="both"/>
                    <w:rPr>
                      <w:rFonts w:eastAsia="標楷體"/>
                      <w:color w:val="000000" w:themeColor="text1"/>
                      <w:sz w:val="28"/>
                    </w:rPr>
                  </w:pPr>
                </w:p>
              </w:tc>
            </w:tr>
          </w:tbl>
          <w:p w14:paraId="6A04CF8D" w14:textId="77777777" w:rsidR="00102546" w:rsidRPr="00390359" w:rsidRDefault="00102546" w:rsidP="00144C0F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</w:p>
        </w:tc>
      </w:tr>
      <w:tr w:rsidR="00B56DA7" w:rsidRPr="007C03E8" w14:paraId="6F97ECDB" w14:textId="77777777" w:rsidTr="0006090F">
        <w:trPr>
          <w:cantSplit/>
          <w:trHeight w:hRule="exact" w:val="2519"/>
        </w:trPr>
        <w:tc>
          <w:tcPr>
            <w:tcW w:w="1020" w:type="dxa"/>
            <w:vAlign w:val="center"/>
          </w:tcPr>
          <w:p w14:paraId="3EEF3A37" w14:textId="77777777" w:rsidR="00102546" w:rsidRPr="007C03E8" w:rsidRDefault="00102546" w:rsidP="00144C0F">
            <w:pPr>
              <w:spacing w:after="120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7C03E8">
              <w:rPr>
                <w:rFonts w:eastAsia="標楷體" w:hint="eastAsia"/>
                <w:color w:val="000000" w:themeColor="text1"/>
                <w:sz w:val="28"/>
              </w:rPr>
              <w:t>承攬關</w:t>
            </w:r>
          </w:p>
          <w:p w14:paraId="7A992924" w14:textId="77777777" w:rsidR="00102546" w:rsidRPr="007C03E8" w:rsidRDefault="00102546" w:rsidP="00144C0F">
            <w:pPr>
              <w:spacing w:after="120"/>
              <w:jc w:val="both"/>
              <w:rPr>
                <w:rFonts w:eastAsia="標楷體"/>
                <w:color w:val="000000" w:themeColor="text1"/>
                <w:sz w:val="28"/>
              </w:rPr>
            </w:pPr>
            <w:proofErr w:type="gramStart"/>
            <w:r w:rsidRPr="007C03E8">
              <w:rPr>
                <w:rFonts w:eastAsia="標楷體" w:hint="eastAsia"/>
                <w:color w:val="000000" w:themeColor="text1"/>
                <w:sz w:val="28"/>
              </w:rPr>
              <w:t>係及備</w:t>
            </w:r>
            <w:proofErr w:type="gramEnd"/>
          </w:p>
          <w:p w14:paraId="60CC5020" w14:textId="77777777" w:rsidR="00102546" w:rsidRPr="00390359" w:rsidRDefault="00102546" w:rsidP="00144C0F">
            <w:pPr>
              <w:spacing w:after="120"/>
              <w:jc w:val="both"/>
              <w:rPr>
                <w:rFonts w:eastAsia="標楷體"/>
                <w:color w:val="000000" w:themeColor="text1"/>
                <w:sz w:val="28"/>
              </w:rPr>
            </w:pPr>
            <w:proofErr w:type="gramStart"/>
            <w:r w:rsidRPr="007C03E8">
              <w:rPr>
                <w:rFonts w:eastAsia="標楷體" w:hint="eastAsia"/>
                <w:color w:val="000000" w:themeColor="text1"/>
                <w:sz w:val="28"/>
              </w:rPr>
              <w:t>註</w:t>
            </w:r>
            <w:proofErr w:type="gramEnd"/>
          </w:p>
        </w:tc>
        <w:tc>
          <w:tcPr>
            <w:tcW w:w="9017" w:type="dxa"/>
            <w:gridSpan w:val="8"/>
            <w:vAlign w:val="center"/>
          </w:tcPr>
          <w:p w14:paraId="192AB3D1" w14:textId="77777777" w:rsidR="00102546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事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業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單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位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：台電興達發電廠</w:t>
            </w:r>
          </w:p>
          <w:p w14:paraId="16E64584" w14:textId="6ABC4CDA" w:rsidR="00625CAB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分包</w:t>
            </w:r>
            <w:r w:rsidRPr="00390359">
              <w:rPr>
                <w:rFonts w:eastAsia="標楷體"/>
                <w:color w:val="000000" w:themeColor="text1"/>
                <w:sz w:val="28"/>
              </w:rPr>
              <w:t>: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□否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8"/>
              </w:rPr>
              <w:t>□是</w:t>
            </w:r>
            <w:r w:rsidR="00625CAB" w:rsidRPr="00390359">
              <w:rPr>
                <w:rFonts w:eastAsia="標楷體" w:hint="eastAsia"/>
                <w:b/>
                <w:color w:val="000000" w:themeColor="text1"/>
                <w:spacing w:val="20"/>
                <w:sz w:val="28"/>
              </w:rPr>
              <w:t>分包廠商</w:t>
            </w:r>
            <w:r w:rsidRPr="00390359">
              <w:rPr>
                <w:rFonts w:eastAsia="標楷體"/>
                <w:color w:val="000000" w:themeColor="text1"/>
                <w:sz w:val="28"/>
              </w:rPr>
              <w:t>,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原</w:t>
            </w:r>
            <w:r w:rsidRPr="00390359">
              <w:rPr>
                <w:rFonts w:eastAsia="標楷體"/>
                <w:color w:val="000000" w:themeColor="text1"/>
                <w:sz w:val="28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第一</w:t>
            </w:r>
            <w:r w:rsidRPr="00390359">
              <w:rPr>
                <w:rFonts w:eastAsia="標楷體"/>
                <w:color w:val="000000" w:themeColor="text1"/>
                <w:sz w:val="28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承攬商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___________ 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附分包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8"/>
              </w:rPr>
              <w:t>契約同意書</w:t>
            </w:r>
          </w:p>
          <w:p w14:paraId="5D11C8B6" w14:textId="77777777" w:rsidR="00102546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承攬工程名稱：</w:t>
            </w:r>
          </w:p>
          <w:p w14:paraId="0E4DDA78" w14:textId="77777777" w:rsidR="00102546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工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程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案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號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：</w:t>
            </w:r>
          </w:p>
          <w:p w14:paraId="5BC2D3BB" w14:textId="77777777" w:rsidR="00102546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  <w:sz w:val="28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採</w:t>
            </w:r>
            <w:proofErr w:type="gramEnd"/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購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t>金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</w:t>
            </w:r>
            <w:r w:rsidRPr="00390359">
              <w:rPr>
                <w:rFonts w:eastAsia="標楷體"/>
                <w:color w:val="000000" w:themeColor="text1"/>
                <w:sz w:val="28"/>
              </w:rPr>
              <w:t>額</w:t>
            </w:r>
            <w:r w:rsidRPr="00390359">
              <w:rPr>
                <w:rFonts w:eastAsia="標楷體"/>
                <w:color w:val="000000" w:themeColor="text1"/>
                <w:sz w:val="28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含</w:t>
            </w:r>
            <w:r w:rsidRPr="00390359">
              <w:rPr>
                <w:rFonts w:eastAsia="標楷體"/>
                <w:color w:val="000000" w:themeColor="text1"/>
                <w:sz w:val="28"/>
              </w:rPr>
              <w:t>稅</w:t>
            </w:r>
            <w:r w:rsidRPr="00390359">
              <w:rPr>
                <w:rFonts w:eastAsia="標楷體"/>
                <w:color w:val="000000" w:themeColor="text1"/>
                <w:sz w:val="28"/>
              </w:rPr>
              <w:t>)</w:t>
            </w:r>
            <w:r w:rsidRPr="00390359">
              <w:rPr>
                <w:rFonts w:eastAsia="標楷體"/>
                <w:color w:val="000000" w:themeColor="text1"/>
                <w:sz w:val="28"/>
              </w:rPr>
              <w:t>：</w:t>
            </w:r>
          </w:p>
          <w:p w14:paraId="5C41983B" w14:textId="77777777" w:rsidR="00102546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工程地址：高雄市永安區鹽田里興達路</w:t>
            </w:r>
            <w:r w:rsidRPr="00390359">
              <w:rPr>
                <w:rFonts w:eastAsia="標楷體"/>
                <w:color w:val="000000" w:themeColor="text1"/>
                <w:sz w:val="28"/>
              </w:rPr>
              <w:t>6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號</w:t>
            </w:r>
          </w:p>
          <w:p w14:paraId="5B79ED78" w14:textId="77777777" w:rsidR="00102546" w:rsidRPr="00390359" w:rsidRDefault="00102546" w:rsidP="00B23C0D">
            <w:pPr>
              <w:spacing w:line="240" w:lineRule="atLeas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施工期間：民國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年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月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日～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年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月</w:t>
            </w:r>
            <w:r w:rsidRPr="00390359">
              <w:rPr>
                <w:rFonts w:eastAsia="標楷體"/>
                <w:color w:val="000000" w:themeColor="text1"/>
                <w:sz w:val="28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  <w:sz w:val="28"/>
              </w:rPr>
              <w:t>日</w:t>
            </w:r>
          </w:p>
        </w:tc>
      </w:tr>
    </w:tbl>
    <w:p w14:paraId="0E089857" w14:textId="3AD21E98" w:rsidR="005227BC" w:rsidRPr="00390359" w:rsidRDefault="001A54C9" w:rsidP="005227BC">
      <w:pPr>
        <w:spacing w:after="120"/>
        <w:jc w:val="both"/>
        <w:rPr>
          <w:rFonts w:eastAsia="標楷體"/>
          <w:b/>
          <w:color w:val="000000" w:themeColor="text1"/>
          <w:sz w:val="26"/>
        </w:rPr>
      </w:pPr>
      <w:r w:rsidRPr="00390359">
        <w:rPr>
          <w:rFonts w:eastAsia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8592" behindDoc="0" locked="0" layoutInCell="0" allowOverlap="1" wp14:anchorId="34739CB4" wp14:editId="219B166A">
                <wp:simplePos x="0" y="0"/>
                <wp:positionH relativeFrom="column">
                  <wp:posOffset>3985666</wp:posOffset>
                </wp:positionH>
                <wp:positionV relativeFrom="paragraph">
                  <wp:posOffset>200686</wp:posOffset>
                </wp:positionV>
                <wp:extent cx="1524000" cy="1196340"/>
                <wp:effectExtent l="0" t="0" r="19050" b="2286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19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DCEE6" w14:textId="77777777" w:rsidR="00F55324" w:rsidRPr="00D711A5" w:rsidRDefault="00F55324" w:rsidP="005227BC">
                            <w:pPr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</w:p>
                          <w:p w14:paraId="51F70AEC" w14:textId="77777777" w:rsidR="00F55324" w:rsidRPr="00D711A5" w:rsidRDefault="00F55324" w:rsidP="005227BC">
                            <w:pPr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D711A5">
                              <w:rPr>
                                <w:rFonts w:eastAsia="標楷體" w:hint="eastAsia"/>
                                <w:sz w:val="28"/>
                              </w:rPr>
                              <w:t>廠商名稱</w:t>
                            </w:r>
                          </w:p>
                          <w:p w14:paraId="0D6AD083" w14:textId="77777777" w:rsidR="00F55324" w:rsidRPr="00D711A5" w:rsidRDefault="00F55324" w:rsidP="005227BC">
                            <w:pPr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D711A5">
                              <w:rPr>
                                <w:rFonts w:eastAsia="標楷體" w:hint="eastAsia"/>
                                <w:sz w:val="28"/>
                              </w:rPr>
                              <w:t>（大章）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39CB4" id="Text Box 2" o:spid="_x0000_s1088" type="#_x0000_t202" style="position:absolute;left:0;text-align:left;margin-left:313.85pt;margin-top:15.8pt;width:120pt;height:94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" o:allowincell="f">
                <v:textbox>
                  <w:txbxContent>
                    <w:p w14:paraId="06FDCEE6" w14:textId="77777777" w:rsidR="00F55324" w:rsidRPr="00D711A5" w:rsidRDefault="00F55324" w:rsidP="005227BC">
                      <w:pPr>
                        <w:jc w:val="center"/>
                        <w:rPr>
                          <w:rFonts w:eastAsia="標楷體"/>
                          <w:sz w:val="28"/>
                        </w:rPr>
                      </w:pPr>
                    </w:p>
                    <w:p w14:paraId="51F70AEC" w14:textId="77777777" w:rsidR="00F55324" w:rsidRPr="00D711A5" w:rsidRDefault="00F55324" w:rsidP="005227BC">
                      <w:pPr>
                        <w:jc w:val="center"/>
                        <w:rPr>
                          <w:rFonts w:eastAsia="標楷體"/>
                          <w:sz w:val="28"/>
                        </w:rPr>
                      </w:pPr>
                      <w:r w:rsidRPr="00D711A5">
                        <w:rPr>
                          <w:rFonts w:eastAsia="標楷體" w:hint="eastAsia"/>
                          <w:sz w:val="28"/>
                        </w:rPr>
                        <w:t>廠商名稱</w:t>
                      </w:r>
                    </w:p>
                    <w:p w14:paraId="0D6AD083" w14:textId="77777777" w:rsidR="00F55324" w:rsidRPr="00D711A5" w:rsidRDefault="00F55324" w:rsidP="005227BC">
                      <w:pPr>
                        <w:jc w:val="center"/>
                        <w:rPr>
                          <w:rFonts w:eastAsia="標楷體"/>
                          <w:sz w:val="28"/>
                        </w:rPr>
                      </w:pPr>
                      <w:r w:rsidRPr="00D711A5">
                        <w:rPr>
                          <w:rFonts w:eastAsia="標楷體" w:hint="eastAsia"/>
                          <w:sz w:val="28"/>
                        </w:rPr>
                        <w:t>（大章）</w:t>
                      </w:r>
                    </w:p>
                  </w:txbxContent>
                </v:textbox>
              </v:shape>
            </w:pict>
          </mc:Fallback>
        </mc:AlternateContent>
      </w:r>
    </w:p>
    <w:p w14:paraId="7AC8E8CA" w14:textId="7C754B2E" w:rsidR="005227BC" w:rsidRPr="00390359" w:rsidRDefault="005227BC" w:rsidP="005227BC">
      <w:pPr>
        <w:spacing w:after="120"/>
        <w:jc w:val="both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9616" behindDoc="0" locked="0" layoutInCell="0" allowOverlap="1" wp14:anchorId="4F29E819" wp14:editId="51D5D9D6">
                <wp:simplePos x="0" y="0"/>
                <wp:positionH relativeFrom="margin">
                  <wp:align>right</wp:align>
                </wp:positionH>
                <wp:positionV relativeFrom="paragraph">
                  <wp:posOffset>215951</wp:posOffset>
                </wp:positionV>
                <wp:extent cx="747477" cy="710119"/>
                <wp:effectExtent l="0" t="0" r="14605" b="13970"/>
                <wp:wrapNone/>
                <wp:docPr id="9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7477" cy="7101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FDB85" w14:textId="77777777" w:rsidR="00F55324" w:rsidRPr="00D711A5" w:rsidRDefault="00F55324" w:rsidP="00B23C0D">
                            <w:pPr>
                              <w:snapToGrid w:val="0"/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D711A5">
                              <w:rPr>
                                <w:rFonts w:eastAsia="標楷體" w:hint="eastAsia"/>
                                <w:sz w:val="28"/>
                              </w:rPr>
                              <w:t>雇</w:t>
                            </w:r>
                            <w:r w:rsidRPr="00D711A5">
                              <w:rPr>
                                <w:rFonts w:eastAsia="標楷體"/>
                                <w:sz w:val="28"/>
                              </w:rPr>
                              <w:t xml:space="preserve"> </w:t>
                            </w:r>
                            <w:r w:rsidRPr="00D711A5">
                              <w:rPr>
                                <w:rFonts w:eastAsia="標楷體" w:hint="eastAsia"/>
                                <w:sz w:val="28"/>
                              </w:rPr>
                              <w:t>主</w:t>
                            </w:r>
                          </w:p>
                          <w:p w14:paraId="3C556AF0" w14:textId="77777777" w:rsidR="00F55324" w:rsidRPr="00D711A5" w:rsidRDefault="00F55324" w:rsidP="00B23C0D">
                            <w:pPr>
                              <w:snapToGrid w:val="0"/>
                              <w:ind w:leftChars="-59" w:left="-142" w:rightChars="-50" w:right="-120"/>
                              <w:jc w:val="center"/>
                              <w:rPr>
                                <w:rFonts w:eastAsia="標楷體"/>
                              </w:rPr>
                            </w:pPr>
                            <w:r w:rsidRPr="00D711A5">
                              <w:rPr>
                                <w:rFonts w:eastAsia="標楷體" w:hint="eastAsia"/>
                              </w:rPr>
                              <w:t>（小章）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9E819" id="_x0000_s1089" type="#_x0000_t202" style="position:absolute;left:0;text-align:left;margin-left:7.65pt;margin-top:17pt;width:58.85pt;height:55.9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" o:allowincell="f">
                <v:textbox>
                  <w:txbxContent>
                    <w:p w14:paraId="55BFDB85" w14:textId="77777777" w:rsidR="00F55324" w:rsidRPr="00D711A5" w:rsidRDefault="00F55324" w:rsidP="00B23C0D">
                      <w:pPr>
                        <w:snapToGrid w:val="0"/>
                        <w:jc w:val="center"/>
                        <w:rPr>
                          <w:rFonts w:eastAsia="標楷體"/>
                          <w:sz w:val="28"/>
                        </w:rPr>
                      </w:pPr>
                      <w:r w:rsidRPr="00D711A5">
                        <w:rPr>
                          <w:rFonts w:eastAsia="標楷體" w:hint="eastAsia"/>
                          <w:sz w:val="28"/>
                        </w:rPr>
                        <w:t>雇</w:t>
                      </w:r>
                      <w:r w:rsidRPr="00D711A5">
                        <w:rPr>
                          <w:rFonts w:eastAsia="標楷體"/>
                          <w:sz w:val="28"/>
                        </w:rPr>
                        <w:t xml:space="preserve"> </w:t>
                      </w:r>
                      <w:r w:rsidRPr="00D711A5">
                        <w:rPr>
                          <w:rFonts w:eastAsia="標楷體" w:hint="eastAsia"/>
                          <w:sz w:val="28"/>
                        </w:rPr>
                        <w:t>主</w:t>
                      </w:r>
                    </w:p>
                    <w:p w14:paraId="3C556AF0" w14:textId="77777777" w:rsidR="00F55324" w:rsidRPr="00D711A5" w:rsidRDefault="00F55324" w:rsidP="00B23C0D">
                      <w:pPr>
                        <w:snapToGrid w:val="0"/>
                        <w:ind w:leftChars="-59" w:left="-142" w:rightChars="-50" w:right="-120"/>
                        <w:jc w:val="center"/>
                        <w:rPr>
                          <w:rFonts w:eastAsia="標楷體"/>
                        </w:rPr>
                      </w:pPr>
                      <w:r w:rsidRPr="00D711A5">
                        <w:rPr>
                          <w:rFonts w:eastAsia="標楷體" w:hint="eastAsia"/>
                        </w:rPr>
                        <w:t>（小章）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90359">
        <w:rPr>
          <w:rFonts w:eastAsia="標楷體"/>
          <w:color w:val="000000" w:themeColor="text1"/>
          <w:sz w:val="28"/>
        </w:rPr>
        <w:t xml:space="preserve">     </w:t>
      </w:r>
      <w:r w:rsidRPr="00390359">
        <w:rPr>
          <w:rFonts w:eastAsia="標楷體" w:hint="eastAsia"/>
          <w:color w:val="000000" w:themeColor="text1"/>
          <w:sz w:val="28"/>
        </w:rPr>
        <w:t>此</w:t>
      </w:r>
      <w:r w:rsidRPr="00390359">
        <w:rPr>
          <w:rFonts w:eastAsia="標楷體"/>
          <w:color w:val="000000" w:themeColor="text1"/>
          <w:sz w:val="28"/>
        </w:rPr>
        <w:t xml:space="preserve">    </w:t>
      </w:r>
      <w:r w:rsidRPr="00390359">
        <w:rPr>
          <w:rFonts w:eastAsia="標楷體" w:hint="eastAsia"/>
          <w:color w:val="000000" w:themeColor="text1"/>
          <w:sz w:val="28"/>
        </w:rPr>
        <w:t>致</w:t>
      </w:r>
    </w:p>
    <w:p w14:paraId="08978D84" w14:textId="103A8AB3" w:rsidR="005227BC" w:rsidRPr="00390359" w:rsidRDefault="005227BC" w:rsidP="005227BC">
      <w:pPr>
        <w:spacing w:after="120"/>
        <w:jc w:val="both"/>
        <w:rPr>
          <w:rFonts w:eastAsia="標楷體"/>
          <w:color w:val="000000" w:themeColor="text1"/>
          <w:sz w:val="28"/>
        </w:rPr>
      </w:pPr>
    </w:p>
    <w:p w14:paraId="391CA572" w14:textId="5A16CB92" w:rsidR="005227BC" w:rsidRPr="00390359" w:rsidRDefault="005227BC" w:rsidP="005227BC">
      <w:pPr>
        <w:spacing w:after="120"/>
        <w:jc w:val="both"/>
        <w:rPr>
          <w:rFonts w:eastAsia="標楷體"/>
          <w:color w:val="000000" w:themeColor="text1"/>
          <w:sz w:val="28"/>
        </w:rPr>
      </w:pPr>
      <w:r w:rsidRPr="00390359">
        <w:rPr>
          <w:rFonts w:eastAsia="標楷體" w:hint="eastAsia"/>
          <w:b/>
          <w:color w:val="000000" w:themeColor="text1"/>
          <w:sz w:val="32"/>
        </w:rPr>
        <w:t>台電興達發電廠</w:t>
      </w:r>
      <w:r w:rsidRPr="00390359">
        <w:rPr>
          <w:rFonts w:eastAsia="標楷體"/>
          <w:b/>
          <w:color w:val="000000" w:themeColor="text1"/>
          <w:sz w:val="32"/>
        </w:rPr>
        <w:t xml:space="preserve"> </w:t>
      </w:r>
      <w:r w:rsidRPr="00390359">
        <w:rPr>
          <w:rFonts w:eastAsia="標楷體"/>
          <w:color w:val="000000" w:themeColor="text1"/>
          <w:sz w:val="28"/>
        </w:rPr>
        <w:t xml:space="preserve">   </w:t>
      </w:r>
      <w:r w:rsidR="00B23C0D" w:rsidRPr="00390359">
        <w:rPr>
          <w:rFonts w:eastAsia="標楷體"/>
          <w:color w:val="000000" w:themeColor="text1"/>
          <w:sz w:val="28"/>
        </w:rPr>
        <w:t xml:space="preserve">  </w:t>
      </w:r>
      <w:r w:rsidRPr="00390359">
        <w:rPr>
          <w:rFonts w:eastAsia="標楷體" w:hint="eastAsia"/>
          <w:color w:val="000000" w:themeColor="text1"/>
          <w:sz w:val="28"/>
        </w:rPr>
        <w:t>申請人簽章：</w:t>
      </w:r>
    </w:p>
    <w:p w14:paraId="667600AE" w14:textId="068BC9F1" w:rsidR="003D7659" w:rsidRPr="00390359" w:rsidRDefault="003D7659">
      <w:pPr>
        <w:widowControl/>
        <w:rPr>
          <w:rFonts w:eastAsia="標楷體"/>
          <w:color w:val="000000" w:themeColor="text1"/>
        </w:rPr>
      </w:pPr>
      <w:r w:rsidRPr="00390359">
        <w:rPr>
          <w:rFonts w:eastAsia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2560" behindDoc="0" locked="0" layoutInCell="0" allowOverlap="1" wp14:anchorId="14FF860B" wp14:editId="14F335B1">
                <wp:simplePos x="0" y="0"/>
                <wp:positionH relativeFrom="column">
                  <wp:posOffset>286277</wp:posOffset>
                </wp:positionH>
                <wp:positionV relativeFrom="paragraph">
                  <wp:posOffset>373096</wp:posOffset>
                </wp:positionV>
                <wp:extent cx="5273040" cy="356461"/>
                <wp:effectExtent l="0" t="0" r="3810" b="5715"/>
                <wp:wrapNone/>
                <wp:docPr id="10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3564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3B66A" w14:textId="77777777" w:rsidR="00F55324" w:rsidRPr="00D711A5" w:rsidRDefault="00F55324" w:rsidP="005227BC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D711A5">
                              <w:rPr>
                                <w:rFonts w:eastAsia="標楷體" w:hint="eastAsia"/>
                                <w:sz w:val="28"/>
                              </w:rPr>
                              <w:t>主辦部門</w:t>
                            </w:r>
                            <w:r w:rsidRPr="00D711A5">
                              <w:rPr>
                                <w:rFonts w:eastAsia="標楷體"/>
                                <w:sz w:val="28"/>
                              </w:rPr>
                              <w:t xml:space="preserve">:                      </w:t>
                            </w:r>
                            <w:r w:rsidRPr="00D711A5">
                              <w:rPr>
                                <w:rFonts w:eastAsia="標楷體" w:hint="eastAsia"/>
                                <w:sz w:val="28"/>
                              </w:rPr>
                              <w:t>工安組</w:t>
                            </w:r>
                            <w:r w:rsidRPr="00D711A5">
                              <w:rPr>
                                <w:rFonts w:eastAsia="標楷體"/>
                                <w:sz w:val="28"/>
                              </w:rPr>
                              <w:t xml:space="preserve">: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F860B" id="_x0000_s1090" type="#_x0000_t202" style="position:absolute;margin-left:22.55pt;margin-top:29.4pt;width:415.2pt;height:28.0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" o:allowincell="f" stroked="f">
                <v:textbox>
                  <w:txbxContent>
                    <w:p w14:paraId="3DA3B66A" w14:textId="77777777" w:rsidR="00F55324" w:rsidRPr="00D711A5" w:rsidRDefault="00F55324" w:rsidP="005227BC">
                      <w:pPr>
                        <w:rPr>
                          <w:rFonts w:eastAsia="標楷體"/>
                          <w:sz w:val="28"/>
                        </w:rPr>
                      </w:pPr>
                      <w:r w:rsidRPr="00D711A5">
                        <w:rPr>
                          <w:rFonts w:eastAsia="標楷體" w:hint="eastAsia"/>
                          <w:sz w:val="28"/>
                        </w:rPr>
                        <w:t>主辦部門</w:t>
                      </w:r>
                      <w:r w:rsidRPr="00D711A5">
                        <w:rPr>
                          <w:rFonts w:eastAsia="標楷體"/>
                          <w:sz w:val="28"/>
                        </w:rPr>
                        <w:t xml:space="preserve">:                      </w:t>
                      </w:r>
                      <w:r w:rsidRPr="00D711A5">
                        <w:rPr>
                          <w:rFonts w:eastAsia="標楷體" w:hint="eastAsia"/>
                          <w:sz w:val="28"/>
                        </w:rPr>
                        <w:t>工安組</w:t>
                      </w:r>
                      <w:r w:rsidRPr="00D711A5">
                        <w:rPr>
                          <w:rFonts w:eastAsia="標楷體"/>
                          <w:sz w:val="28"/>
                        </w:rPr>
                        <w:t xml:space="preserve">:     </w:t>
                      </w:r>
                    </w:p>
                  </w:txbxContent>
                </v:textbox>
              </v:shape>
            </w:pict>
          </mc:Fallback>
        </mc:AlternateContent>
      </w:r>
      <w:r w:rsidRPr="00390359">
        <w:rPr>
          <w:rFonts w:eastAsia="標楷體"/>
          <w:color w:val="000000" w:themeColor="text1"/>
        </w:rPr>
      </w:r>
    </w:p>
    <w:p w14:paraId="590F1DE7" w14:textId="77777777" w:rsidR="003D7659" w:rsidRPr="00390359" w:rsidRDefault="003D7659" w:rsidP="009F0992">
      <w:pPr>
        <w:spacing w:after="120"/>
        <w:jc w:val="both"/>
        <w:rPr>
          <w:rFonts w:eastAsia="標楷體"/>
          <w:color w:val="000000" w:themeColor="text1"/>
        </w:rPr>
      </w:pPr>
    </w:p>
    <w:sectPr w:rsidR="003D7659" w:rsidRPr="00390359" w:rsidSect="00D018F0">
      <w:pgSz w:w="11907" w:h="16840" w:code="9"/>
      <w:pgMar w:top="709" w:right="851" w:bottom="851" w:left="595" w:header="283" w:footer="732" w:gutter="397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